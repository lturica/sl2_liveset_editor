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2125"/>
        <w:jc w:val="center"/>
        <w:rPr>
          <w:ins w:id="1" w:author="stephen j mailand" w:date="2025-08-11T23:14:48Z"/>
        </w:rPr>
      </w:pPr>
      <w:ins w:id="0" w:author="stephen j mailand" w:date="2025-08-11T23:14:48Z">
        <w:r>
          <w:rPr/>
        </w:r>
      </w:ins>
      <w:bookmarkStart w:id="0" w:name="_zc04dd3hf0t9"/>
      <w:bookmarkStart w:id="1" w:name="_zc04dd3hf0t9"/>
      <w:bookmarkEnd w:id="1"/>
    </w:p>
    <w:p>
      <w:pPr>
        <w:pStyle w:val="Title"/>
        <w:ind w:firstLine="2125"/>
        <w:jc w:val="center"/>
        <w:pPrChange w:id="0" w:author="Nuno Cruz" w:date="2025-04-23T21:14:21Z">
          <w:pPr>
            <w:pStyle w:val="Title"/>
            <w:jc w:val="center"/>
          </w:pPr>
        </w:pPrChange>
        <w:rPr/>
      </w:pPr>
      <w:bookmarkStart w:id="2" w:name="_lw3m9rs9x2rv"/>
      <w:bookmarkEnd w:id="2"/>
      <w:r>
        <w:rPr/>
        <w:t>Boss Slicer SL-2 .tsl files decoded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  <w:t xml:space="preserve">The Boss Slicer SL-2 can be connected to a PC via USB. The </w:t>
      </w:r>
      <w:hyperlink r:id="rId2">
        <w:r>
          <w:rPr>
            <w:color w:val="1155CC"/>
            <w:u w:val="single"/>
          </w:rPr>
          <w:t>Boss Tone Studio</w:t>
        </w:r>
      </w:hyperlink>
      <w:r>
        <w:rPr/>
        <w:t xml:space="preserve"> software can then be used to import and export collections of </w:t>
      </w:r>
      <w:r>
        <w:rPr>
          <w:i/>
        </w:rPr>
        <w:t>patterns</w:t>
      </w:r>
      <w:r>
        <w:rPr/>
        <w:t xml:space="preserve"> called </w:t>
      </w:r>
      <w:hyperlink r:id="rId3">
        <w:r>
          <w:rPr>
            <w:color w:val="1155CC"/>
            <w:u w:val="single"/>
          </w:rPr>
          <w:t>Live Sets</w:t>
        </w:r>
      </w:hyperlink>
      <w:r>
        <w:rPr/>
        <w:t xml:space="preserve"> as </w:t>
      </w:r>
      <w:hyperlink r:id="rId4">
        <w:r>
          <w:rPr>
            <w:color w:val="1155CC"/>
            <w:u w:val="single"/>
          </w:rPr>
          <w:t>.tsl files</w:t>
        </w:r>
      </w:hyperlink>
      <w:r>
        <w:rPr/>
        <w:t xml:space="preserve">. At the time of writing Boss have not provided a pattern editor. 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  <w:t xml:space="preserve">This document is a work in progress describing how patterns can be edited. The authors assumes no responsibility or liability for any errors or omissions etc. </w:t>
      </w:r>
    </w:p>
    <w:p>
      <w:pPr>
        <w:pStyle w:val="Heading1"/>
        <w:jc w:val="both"/>
        <w:rPr/>
      </w:pPr>
      <w:bookmarkStart w:id="3" w:name="_5biixpdfycmg"/>
      <w:bookmarkEnd w:id="3"/>
      <w:r>
        <w:rPr/>
        <w:t>Simple GUI</w:t>
      </w:r>
    </w:p>
    <w:p>
      <w:pPr>
        <w:pStyle w:val="Normal1"/>
        <w:rPr/>
      </w:pPr>
      <w:r>
        <w:rPr/>
        <w:t>I’ve had a go creating a simple GUI for Windows using pySimpleGUI (which is an incredibly good tool).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Download simple.zip from </w:t>
      </w:r>
      <w:hyperlink r:id="rId5">
        <w:r>
          <w:rPr>
            <w:color w:val="1155CC"/>
            <w:u w:val="single"/>
          </w:rPr>
          <w:t>https://drive.google.com/file/d/1eS_InVvJDODqKqgTVF772JYwf1O6nTQq/view?usp=share_link</w:t>
        </w:r>
      </w:hyperlink>
      <w:r>
        <w:rPr/>
        <w:t xml:space="preserve"> and unzip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Keep the simple.exe and template.tsl in the same folder (it’s not smart enough to spot it’s missing the template.tsl file atm)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Run simple.exe, mess with the parameters and press “Write” when you’re done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Import the output .tsl file into Boss Tone Studio to test out your pattern.</w:t>
      </w:r>
    </w:p>
    <w:p>
      <w:pPr>
        <w:pStyle w:val="Normal1"/>
        <w:ind w:left="0" w:hanging="0"/>
        <w:rPr/>
      </w:pPr>
      <w:r>
        <w:rPr/>
        <w:t xml:space="preserve"> </w:t>
      </w:r>
    </w:p>
    <w:p>
      <w:pPr>
        <w:pStyle w:val="Normal1"/>
        <w:ind w:left="0" w:hanging="0"/>
        <w:rPr/>
      </w:pPr>
      <w:r>
        <w:rPr/>
        <w:drawing>
          <wp:inline distT="0" distB="0" distL="0" distR="0">
            <wp:extent cx="5943600" cy="4432300"/>
            <wp:effectExtent l="0" t="0" r="0" b="0"/>
            <wp:docPr id="1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both"/>
        <w:rPr/>
      </w:pPr>
      <w:bookmarkStart w:id="4" w:name="_ieym7u7ruymg"/>
      <w:bookmarkEnd w:id="4"/>
      <w:r>
        <w:rPr/>
        <w:t>Customising patterns a bit more manually</w:t>
      </w:r>
    </w:p>
    <w:p>
      <w:pPr>
        <w:pStyle w:val="Normal1"/>
        <w:jc w:val="both"/>
        <w:rPr/>
      </w:pPr>
      <w:r>
        <w:rPr/>
        <w:t>Suggested process for creating custom patches: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u w:val="none"/>
        </w:rPr>
      </w:pPr>
      <w:r>
        <w:rPr/>
        <w:t xml:space="preserve">Launch Boss </w:t>
      </w:r>
      <w:ins w:id="2" w:author="Earendel Anar" w:date="2025-03-16T04:46:55Z">
        <w:r>
          <w:rPr/>
          <w:t>Tone</w:t>
        </w:r>
      </w:ins>
      <w:r>
        <w:rPr/>
        <w:t xml:space="preserve"> Studio for SL-2 and create a live set containing a single pattern that is closest to what you are hoping to achieve.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u w:val="none"/>
        </w:rPr>
      </w:pPr>
      <w:r>
        <w:rPr/>
        <w:t>Export the live set to file, this will save a .tsl file to your PC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u w:val="none"/>
        </w:rPr>
      </w:pPr>
      <w:r>
        <w:rPr/>
        <w:t xml:space="preserve">Copy and paste the contents of the .tsl file into </w:t>
      </w:r>
      <w:hyperlink r:id="rId7">
        <w:r>
          <w:rPr>
            <w:color w:val="1155CC"/>
            <w:u w:val="single"/>
          </w:rPr>
          <w:t>JSONMate</w:t>
        </w:r>
      </w:hyperlink>
      <w:r>
        <w:rPr/>
        <w:t xml:space="preserve"> and edit data using the notes below as a guide.</w:t>
      </w:r>
    </w:p>
    <w:p>
      <w:pPr>
        <w:pStyle w:val="Normal1"/>
        <w:numPr>
          <w:ilvl w:val="1"/>
          <w:numId w:val="3"/>
        </w:numPr>
        <w:ind w:left="1440" w:hanging="360"/>
        <w:jc w:val="both"/>
        <w:rPr>
          <w:u w:val="none"/>
        </w:rPr>
      </w:pPr>
      <w:r>
        <w:rPr/>
        <w:t>For mono effects JSONMate makes it simple to copy e.g. PATCH%SLICER(1) data to PATCH%SLICER(2).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u w:val="none"/>
        </w:rPr>
      </w:pPr>
      <w:r>
        <w:rPr/>
        <w:t>Copy and paste the modified JSON back into your .tsl file</w:t>
      </w:r>
    </w:p>
    <w:p>
      <w:pPr>
        <w:pStyle w:val="Normal1"/>
        <w:numPr>
          <w:ilvl w:val="0"/>
          <w:numId w:val="3"/>
        </w:numPr>
        <w:ind w:left="720" w:hanging="360"/>
        <w:jc w:val="both"/>
        <w:rPr>
          <w:u w:val="none"/>
        </w:rPr>
      </w:pPr>
      <w:r>
        <w:rPr/>
        <w:t>Import this .tsl file back into Boss Tune Studio for SL-2 and preview the pattern.</w:t>
      </w:r>
    </w:p>
    <w:p>
      <w:pPr>
        <w:pStyle w:val="Normal1"/>
        <w:jc w:val="both"/>
        <w:rPr/>
      </w:pPr>
      <w:r>
        <w:rPr/>
      </w:r>
    </w:p>
    <w:p>
      <w:pPr>
        <w:pStyle w:val="Heading1"/>
        <w:jc w:val="both"/>
        <w:rPr/>
      </w:pPr>
      <w:bookmarkStart w:id="5" w:name="_mw1ku8ukvfqe"/>
      <w:bookmarkEnd w:id="5"/>
      <w:r>
        <w:rPr/>
        <w:t>Ideas</w:t>
      </w:r>
    </w:p>
    <w:p>
      <w:pPr>
        <w:pStyle w:val="Normal1"/>
        <w:numPr>
          <w:ilvl w:val="0"/>
          <w:numId w:val="2"/>
        </w:numPr>
        <w:ind w:left="720" w:hanging="360"/>
        <w:jc w:val="both"/>
        <w:rPr>
          <w:u w:val="none"/>
        </w:rPr>
      </w:pPr>
      <w:r>
        <w:rPr/>
        <w:t xml:space="preserve">Can I find where the Boss Tone Studio app read/writes .tsl files on the PC? If I edit these, do the changes take effect immediately allowing a very quick turnaround of edits. </w:t>
      </w:r>
    </w:p>
    <w:p>
      <w:pPr>
        <w:pStyle w:val="Normal1"/>
        <w:numPr>
          <w:ilvl w:val="0"/>
          <w:numId w:val="2"/>
        </w:numPr>
        <w:ind w:left="720" w:hanging="360"/>
        <w:jc w:val="both"/>
        <w:rPr>
          <w:u w:val="none"/>
        </w:rPr>
      </w:pPr>
      <w:r>
        <w:rPr/>
        <w:t>Simple GUI to edit .tsl files</w:t>
      </w:r>
    </w:p>
    <w:p>
      <w:pPr>
        <w:pStyle w:val="Normal1"/>
        <w:numPr>
          <w:ilvl w:val="1"/>
          <w:numId w:val="2"/>
        </w:numPr>
        <w:ind w:left="1440" w:hanging="360"/>
        <w:jc w:val="both"/>
        <w:rPr>
          <w:u w:val="none"/>
        </w:rPr>
      </w:pPr>
      <w:hyperlink r:id="rId8">
        <w:r>
          <w:rPr>
            <w:color w:val="1155CC"/>
            <w:u w:val="single"/>
          </w:rPr>
          <w:t>https://pypi.org/project/pysimplegui-exemaker/</w:t>
        </w:r>
      </w:hyperlink>
      <w:r>
        <w:rPr/>
        <w:t xml:space="preserve"> </w:t>
      </w:r>
    </w:p>
    <w:p>
      <w:pPr>
        <w:pStyle w:val="Normal1"/>
        <w:numPr>
          <w:ilvl w:val="1"/>
          <w:numId w:val="2"/>
        </w:numPr>
        <w:ind w:left="1440" w:hanging="360"/>
        <w:jc w:val="both"/>
        <w:rPr>
          <w:u w:val="none"/>
        </w:rPr>
      </w:pPr>
      <w:r>
        <w:rPr/>
        <w:t xml:space="preserve">Reset slider values: </w:t>
      </w:r>
      <w:hyperlink r:id="rId9">
        <w:r>
          <w:rPr>
            <w:color w:val="1155CC"/>
            <w:u w:val="single"/>
          </w:rPr>
          <w:t>https://github.com/PySimpleGUI/PySimpleGUI/issues/1937</w:t>
        </w:r>
      </w:hyperlink>
      <w:r>
        <w:rPr/>
        <w:t xml:space="preserve"> </w:t>
      </w:r>
    </w:p>
    <w:p>
      <w:pPr>
        <w:pStyle w:val="Normal1"/>
        <w:numPr>
          <w:ilvl w:val="2"/>
          <w:numId w:val="2"/>
        </w:numPr>
        <w:ind w:left="2160" w:hanging="360"/>
        <w:jc w:val="both"/>
        <w:rPr>
          <w:u w:val="none"/>
        </w:rPr>
      </w:pPr>
      <w:ins w:id="3" w:author="Blain Kennedy" w:date="2024-01-05T21:51:50Z">
        <w:r>
          <w:rPr/>
          <w:t xml:space="preserve"> </w:t>
        </w:r>
      </w:ins>
      <w:r>
        <w:rPr/>
        <w:t>if event == 'Reset':</w:t>
      </w:r>
    </w:p>
    <w:p>
      <w:pPr>
        <w:pStyle w:val="Normal1"/>
        <w:numPr>
          <w:ilvl w:val="3"/>
          <w:numId w:val="2"/>
        </w:numPr>
        <w:ind w:left="2880" w:hanging="360"/>
        <w:jc w:val="both"/>
        <w:rPr>
          <w:u w:val="none"/>
        </w:rPr>
      </w:pPr>
      <w:r>
        <w:rPr/>
        <w:t xml:space="preserve">window['slidey'](1) </w:t>
      </w:r>
    </w:p>
    <w:p>
      <w:pPr>
        <w:pStyle w:val="Normal1"/>
        <w:numPr>
          <w:ilvl w:val="1"/>
          <w:numId w:val="2"/>
        </w:numPr>
        <w:ind w:left="1440" w:hanging="360"/>
        <w:jc w:val="both"/>
        <w:rPr>
          <w:u w:val="none"/>
        </w:rPr>
      </w:pPr>
      <w:hyperlink r:id="rId10">
        <w:r>
          <w:rPr>
            <w:color w:val="1155CC"/>
            <w:u w:val="single"/>
          </w:rPr>
          <w:t>https://www.pysimplegui.org/en/latest/call%20reference/</w:t>
        </w:r>
      </w:hyperlink>
    </w:p>
    <w:p>
      <w:pPr>
        <w:pStyle w:val="Normal1"/>
        <w:numPr>
          <w:ilvl w:val="2"/>
          <w:numId w:val="2"/>
        </w:numPr>
        <w:ind w:left="2160" w:hanging="360"/>
        <w:jc w:val="both"/>
        <w:rPr>
          <w:u w:val="none"/>
        </w:rPr>
      </w:pPr>
      <w:r>
        <w:rPr/>
        <w:t xml:space="preserve">[sg.FileBrowse(button_text = "Browse",)] </w:t>
      </w:r>
    </w:p>
    <w:p>
      <w:pPr>
        <w:pStyle w:val="Normal1"/>
        <w:numPr>
          <w:ilvl w:val="2"/>
          <w:numId w:val="2"/>
        </w:numPr>
        <w:ind w:left="2160" w:hanging="360"/>
        <w:rPr/>
      </w:pPr>
      <w:r>
        <w:rPr/>
        <w:t>[sg.FileSaveAs(button_text = "Save As...",)]</w:t>
      </w:r>
    </w:p>
    <w:p>
      <w:pPr>
        <w:pStyle w:val="Heading1"/>
        <w:jc w:val="both"/>
        <w:rPr/>
      </w:pPr>
      <w:bookmarkStart w:id="6" w:name="_oaabp5xzvgyj"/>
      <w:bookmarkEnd w:id="6"/>
      <w:r>
        <w:rPr/>
        <w:t>TSL files</w:t>
      </w:r>
    </w:p>
    <w:p>
      <w:pPr>
        <w:pStyle w:val="Normal1"/>
        <w:jc w:val="both"/>
        <w:rPr/>
      </w:pPr>
      <w:r>
        <w:rPr/>
        <w:t xml:space="preserve">The .tsl files use the </w:t>
      </w:r>
      <w:hyperlink r:id="rId11">
        <w:r>
          <w:rPr>
            <w:color w:val="1155CC"/>
            <w:u w:val="single"/>
          </w:rPr>
          <w:t>JSON</w:t>
        </w:r>
      </w:hyperlink>
      <w:r>
        <w:rPr/>
        <w:t xml:space="preserve"> file format and contain:</w:t>
      </w:r>
    </w:p>
    <w:p>
      <w:pPr>
        <w:pStyle w:val="Heading2"/>
        <w:rPr/>
      </w:pPr>
      <w:bookmarkStart w:id="7" w:name="_yshe8se0ipnc"/>
      <w:bookmarkEnd w:id="7"/>
      <w:r>
        <w:rPr/>
        <w:t>Header info</w:t>
      </w:r>
    </w:p>
    <w:p>
      <w:pPr>
        <w:pStyle w:val="Normal1"/>
        <w:rPr/>
      </w:pPr>
      <w:r>
        <w:rPr/>
        <w:t>name: Preset Patches</w:t>
      </w:r>
    </w:p>
    <w:p>
      <w:pPr>
        <w:pStyle w:val="Normal1"/>
        <w:rPr/>
      </w:pPr>
      <w:r>
        <w:rPr/>
        <w:t>formatRev: 0001</w:t>
      </w:r>
    </w:p>
    <w:p>
      <w:pPr>
        <w:pStyle w:val="Normal1"/>
        <w:rPr/>
      </w:pPr>
      <w:r>
        <w:rPr/>
        <w:t xml:space="preserve">device: SL-2  </w:t>
      </w:r>
    </w:p>
    <w:p>
      <w:pPr>
        <w:pStyle w:val="Heading2"/>
        <w:rPr/>
      </w:pPr>
      <w:bookmarkStart w:id="8" w:name="_arzupxih62j"/>
      <w:bookmarkEnd w:id="8"/>
      <w:r>
        <w:rPr/>
        <w:t>Data array</w:t>
      </w:r>
    </w:p>
    <w:p>
      <w:pPr>
        <w:pStyle w:val="Normal1"/>
        <w:rPr/>
      </w:pPr>
      <w:r>
        <w:rPr/>
        <w:t>A data array consisting of up to 88 elements each representing a single pattern (8 types, 11 variations). Each pattern consists of a memo and a paramSet.</w:t>
      </w:r>
    </w:p>
    <w:p>
      <w:pPr>
        <w:pStyle w:val="Heading3"/>
        <w:rPr/>
      </w:pPr>
      <w:bookmarkStart w:id="9" w:name="_yn25sfexuwhl"/>
      <w:bookmarkEnd w:id="9"/>
      <w:r>
        <w:rPr/>
        <w:t>memo</w:t>
      </w:r>
    </w:p>
    <w:p>
      <w:pPr>
        <w:pStyle w:val="Normal1"/>
        <w:rPr/>
      </w:pPr>
      <w:r>
        <w:rPr/>
        <w:t>memo: null</w:t>
      </w:r>
    </w:p>
    <w:p>
      <w:pPr>
        <w:pStyle w:val="Normal1"/>
        <w:rPr/>
      </w:pPr>
      <w:r>
        <w:rPr/>
        <w:t>isToneCentralPatch: true - this value is set to true even for third-party livesets (e.g. McRocklin's).</w:t>
      </w:r>
    </w:p>
    <w:p>
      <w:pPr>
        <w:pStyle w:val="Heading3"/>
        <w:rPr/>
      </w:pPr>
      <w:bookmarkStart w:id="10" w:name="_fa3h9cmtojq"/>
      <w:bookmarkEnd w:id="10"/>
      <w:r>
        <w:rPr/>
        <w:t>paramSet</w:t>
      </w:r>
    </w:p>
    <w:p>
      <w:pPr>
        <w:pStyle w:val="Normal1"/>
        <w:rPr/>
      </w:pPr>
      <w:r>
        <w:rPr/>
        <w:t xml:space="preserve">The paramSet consists of 17 elements which themselves seem to contain Hex named PATCH%&lt;Name&gt;.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 suspect that the parameters with names ending "(1)" and "(2)" indicate left and right output channels.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The </w:t>
      </w:r>
      <w:hyperlink r:id="rId12">
        <w:r>
          <w:rPr>
            <w:color w:val="1155CC"/>
            <w:u w:val="single"/>
          </w:rPr>
          <w:t>Boss GT-1000 Parameters Guide</w:t>
        </w:r>
      </w:hyperlink>
      <w:r>
        <w:rPr/>
        <w:t xml:space="preserve"> describes the parameters used to control Boss effects so may provide clues to how the SL-2 is controlled.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The </w:t>
      </w:r>
      <w:hyperlink r:id="rId13">
        <w:r>
          <w:rPr>
            <w:color w:val="1155CC"/>
            <w:u w:val="single"/>
          </w:rPr>
          <w:t>Boss MD-500 Owner's Manual</w:t>
        </w:r>
      </w:hyperlink>
      <w:r>
        <w:rPr/>
        <w:t xml:space="preserve"> is even closer…</w:t>
      </w:r>
    </w:p>
    <w:p>
      <w:pPr>
        <w:pStyle w:val="Normal1"/>
        <w:rPr/>
      </w:pPr>
      <w:r>
        <w:rPr/>
      </w:r>
    </w:p>
    <w:tbl>
      <w:tblPr>
        <w:tblStyle w:val="Table1"/>
        <w:tblW w:w="1078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69"/>
        <w:gridCol w:w="1155"/>
        <w:gridCol w:w="7861"/>
      </w:tblGrid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Name (omitting PATCH%)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Number of elements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Notes</w:t>
            </w:r>
          </w:p>
        </w:tc>
      </w:tr>
      <w:tr>
        <w:trPr>
          <w:trHeight w:val="663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COM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16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 xml:space="preserve"> </w:t>
            </w:r>
            <w:r>
              <w:rPr/>
              <w:t xml:space="preserve">Name of the pattern in </w:t>
            </w:r>
            <w:hyperlink r:id="rId14">
              <w:r>
                <w:rPr>
                  <w:color w:val="1155CC"/>
                  <w:u w:val="single"/>
                </w:rPr>
                <w:t>ASCII</w:t>
              </w:r>
            </w:hyperlink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SLICER(1)</w:t>
            </w:r>
          </w:p>
        </w:tc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124</w:t>
            </w:r>
          </w:p>
        </w:tc>
        <w:tc>
          <w:tcPr>
            <w:tcW w:w="78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  <w:tbl>
            <w:tblPr>
              <w:tblStyle w:val="Table2"/>
              <w:tblW w:w="766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797"/>
              <w:gridCol w:w="1296"/>
              <w:gridCol w:w="1297"/>
              <w:gridCol w:w="4274"/>
            </w:tblGrid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Index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Parameter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Range of values (converted from Hex to Dec)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Description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PATTERN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50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Selects the slice pattern at which the sound is sliced.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to 29: SL-20 P01 to P30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30 to 49: SL-20 H1 to H20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 xml:space="preserve">50: user-defined pattern 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SLICER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to 1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Setting this to 0 seems to turn slicing off.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2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FX TYPE [*1]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6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This is guesswork atm: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0: OFF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1: PITCH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2: FLANGER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3: PHASER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4: SWEEP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5: FILTER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6: RING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3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STEP NUMBER [*1]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3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Selects the number of steps that play back as a pattern. For example, if this is “8,” one measure is equally divided into eight steps for playback.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0: 8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1: 12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2: 16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3: 24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4-27 (24)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STEP LENGTH [*1]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100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 xml:space="preserve">Adjusts the length (duration) of each step. 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 xml:space="preserve">0: No sound is heard. 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 xml:space="preserve">1–99: The sound is heard for the duration specified here. 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100: The sound is connected with the next step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28-51 (24)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STEP LEVEL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100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Adjusts the volume of each step.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52-75 (24)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BAND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6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 xml:space="preserve">Specifies how the bandwidth of each step is limited. 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0: THRU: The bandwidth is not limited. 1-6: BAND1–BAND6: Smaller values allow a higher bandwidth to pass.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76-99 (24)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EFFECT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100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Adjusts the volume of the effect sound for each step.</w:t>
                  </w:r>
                </w:p>
              </w:tc>
            </w:tr>
            <w:tr>
              <w:trPr/>
              <w:tc>
                <w:tcPr>
                  <w:tcW w:w="7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100-123 (24)</w:t>
                  </w:r>
                </w:p>
              </w:tc>
              <w:tc>
                <w:tcPr>
                  <w:tcW w:w="129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PITCH</w:t>
                  </w:r>
                </w:p>
              </w:tc>
              <w:tc>
                <w:tcPr>
                  <w:tcW w:w="129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0 to 24</w:t>
                  </w:r>
                </w:p>
              </w:tc>
              <w:tc>
                <w:tcPr>
                  <w:tcW w:w="42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Unlike the MD-500 which uses EFFECT to control the pitch effect I think the SL-2 uses these values.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I think values of 0 to 24 correspond to pitches -12 to +12 semitones around the input note.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Rate (or BPM), Attack, Duty, Direct Mix are all controlled by the pedal knobs.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MD-500: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del w:id="4" w:author="Michal Lichy" w:date="2025-07-13T14:39:55Z"/>
              </w:rPr>
            </w:pPr>
            <w:r>
              <w:rPr/>
              <w:drawing>
                <wp:inline distT="0" distB="0" distL="0" distR="0">
                  <wp:extent cx="4857750" cy="422910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GT-1000: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14700" cy="5038725"/>
                  <wp:effectExtent l="0" t="0" r="0" b="0"/>
                  <wp:docPr id="3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503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SLICER(2)</w:t>
            </w:r>
          </w:p>
        </w:tc>
        <w:tc>
          <w:tcPr>
            <w:tcW w:w="115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78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COMP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7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Compressor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tbl>
            <w:tblPr>
              <w:tblStyle w:val="Table3"/>
              <w:tblW w:w="765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914"/>
              <w:gridCol w:w="6735"/>
            </w:tblGrid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Param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Description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or 1, ON/OFF?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7 to 100, SUSTAIN?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2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to 80, ATTACK?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3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15 to 60, LEVEL?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4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40 to 69, TONE?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5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4 to 17, RATIO?</w:t>
                  </w:r>
                </w:p>
              </w:tc>
            </w:tr>
            <w:tr>
              <w:trPr/>
              <w:tc>
                <w:tcPr>
                  <w:tcW w:w="9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6</w:t>
                  </w:r>
                </w:p>
              </w:tc>
              <w:tc>
                <w:tcPr>
                  <w:tcW w:w="67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to 30, DIRECT MIX?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drawing>
                <wp:inline distT="0" distB="0" distL="0" distR="0">
                  <wp:extent cx="3314700" cy="4048125"/>
                  <wp:effectExtent l="0" t="0" r="0" b="0"/>
                  <wp:docPr id="4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DIVIDER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2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 xml:space="preserve">Always 00, 09 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PHASER(1)</w:t>
            </w:r>
          </w:p>
        </w:tc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10</w:t>
            </w:r>
          </w:p>
        </w:tc>
        <w:tc>
          <w:tcPr>
            <w:tcW w:w="78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14700" cy="4314825"/>
                  <wp:effectExtent l="0" t="0" r="0" b="0"/>
                  <wp:docPr id="5" name="image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43275" cy="6276975"/>
                  <wp:effectExtent l="0" t="0" r="0" b="0"/>
                  <wp:docPr id="6" name="image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62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PHASER(2)</w:t>
            </w:r>
          </w:p>
        </w:tc>
        <w:tc>
          <w:tcPr>
            <w:tcW w:w="115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78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FLANGER(1)</w:t>
            </w:r>
          </w:p>
        </w:tc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11</w:t>
            </w:r>
          </w:p>
        </w:tc>
        <w:tc>
          <w:tcPr>
            <w:tcW w:w="78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14700" cy="7791450"/>
                  <wp:effectExtent l="0" t="0" r="0" b="0"/>
                  <wp:docPr id="7" name="image10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0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779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FLANGER(2)</w:t>
            </w:r>
          </w:p>
        </w:tc>
        <w:tc>
          <w:tcPr>
            <w:tcW w:w="115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78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TREMOLO(1)</w:t>
            </w:r>
          </w:p>
        </w:tc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6</w:t>
            </w:r>
          </w:p>
        </w:tc>
        <w:tc>
          <w:tcPr>
            <w:tcW w:w="78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14700" cy="4581525"/>
                  <wp:effectExtent l="0" t="0" r="0" b="0"/>
                  <wp:docPr id="8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TREMOLO(2)</w:t>
            </w:r>
          </w:p>
        </w:tc>
        <w:tc>
          <w:tcPr>
            <w:tcW w:w="115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78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OVERTONE(1)</w:t>
            </w:r>
          </w:p>
        </w:tc>
        <w:tc>
          <w:tcPr>
            <w:tcW w:w="11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9</w:t>
            </w:r>
          </w:p>
        </w:tc>
        <w:tc>
          <w:tcPr>
            <w:tcW w:w="78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14700" cy="3124200"/>
                  <wp:effectExtent l="0" t="0" r="0" b="0"/>
                  <wp:docPr id="9" name="image1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0" w:hRule="atLeast"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OVERTONE(2)</w:t>
            </w:r>
          </w:p>
        </w:tc>
        <w:tc>
          <w:tcPr>
            <w:tcW w:w="115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786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MIXER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5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tbl>
            <w:tblPr>
              <w:tblStyle w:val="Table4"/>
              <w:tblW w:w="765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1005"/>
              <w:gridCol w:w="6644"/>
            </w:tblGrid>
            <w:tr>
              <w:trPr/>
              <w:tc>
                <w:tcPr>
                  <w:tcW w:w="10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Param</w:t>
                  </w:r>
                </w:p>
              </w:tc>
              <w:tc>
                <w:tcPr>
                  <w:tcW w:w="66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Description</w:t>
                  </w:r>
                </w:p>
              </w:tc>
            </w:tr>
            <w:tr>
              <w:trPr/>
              <w:tc>
                <w:tcPr>
                  <w:tcW w:w="10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</w:t>
                  </w:r>
                </w:p>
              </w:tc>
              <w:tc>
                <w:tcPr>
                  <w:tcW w:w="66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or 1, STEREO or PAN?</w:t>
                  </w:r>
                </w:p>
              </w:tc>
            </w:tr>
            <w:tr>
              <w:trPr/>
              <w:tc>
                <w:tcPr>
                  <w:tcW w:w="10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66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Always 1, A/B BALANCE?</w:t>
                  </w:r>
                </w:p>
              </w:tc>
            </w:tr>
            <w:tr>
              <w:trPr/>
              <w:tc>
                <w:tcPr>
                  <w:tcW w:w="10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2</w:t>
                  </w:r>
                </w:p>
              </w:tc>
              <w:tc>
                <w:tcPr>
                  <w:tcW w:w="66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22 to 100, SPREAD?</w:t>
                  </w:r>
                </w:p>
              </w:tc>
            </w:tr>
            <w:tr>
              <w:trPr/>
              <w:tc>
                <w:tcPr>
                  <w:tcW w:w="10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3</w:t>
                  </w:r>
                </w:p>
              </w:tc>
              <w:tc>
                <w:tcPr>
                  <w:tcW w:w="66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 or 1</w:t>
                  </w:r>
                </w:p>
              </w:tc>
            </w:tr>
            <w:tr>
              <w:trPr/>
              <w:tc>
                <w:tcPr>
                  <w:tcW w:w="10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4</w:t>
                  </w:r>
                </w:p>
              </w:tc>
              <w:tc>
                <w:tcPr>
                  <w:tcW w:w="66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18 to 100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14700" cy="2305050"/>
                  <wp:effectExtent l="0" t="0" r="0" b="0"/>
                  <wp:docPr id="10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NS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3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Noise Suppressor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tbl>
            <w:tblPr>
              <w:tblStyle w:val="Table5"/>
              <w:tblW w:w="765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960"/>
              <w:gridCol w:w="6689"/>
            </w:tblGrid>
            <w:tr>
              <w:trPr/>
              <w:tc>
                <w:tcPr>
                  <w:tcW w:w="9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Param</w:t>
                  </w:r>
                </w:p>
              </w:tc>
              <w:tc>
                <w:tcPr>
                  <w:tcW w:w="66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Description</w:t>
                  </w:r>
                </w:p>
              </w:tc>
            </w:tr>
            <w:tr>
              <w:trPr/>
              <w:tc>
                <w:tcPr>
                  <w:tcW w:w="9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0</w:t>
                  </w:r>
                </w:p>
              </w:tc>
              <w:tc>
                <w:tcPr>
                  <w:tcW w:w="66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Always set to 1, think this is ON/OFF</w:t>
                  </w:r>
                </w:p>
              </w:tc>
            </w:tr>
            <w:tr>
              <w:trPr/>
              <w:tc>
                <w:tcPr>
                  <w:tcW w:w="9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66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Ranges between 30 and 75, THRESHOLD?</w:t>
                  </w:r>
                </w:p>
              </w:tc>
            </w:tr>
            <w:tr>
              <w:trPr/>
              <w:tc>
                <w:tcPr>
                  <w:tcW w:w="9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/>
                  </w:pPr>
                  <w:r>
                    <w:rPr/>
                    <w:t>2</w:t>
                  </w:r>
                </w:p>
              </w:tc>
              <w:tc>
                <w:tcPr>
                  <w:tcW w:w="66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  <w:t>Ranges between 10 and 34, RELEASE?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 xml:space="preserve"> </w:t>
            </w:r>
            <w:r>
              <w:rPr/>
              <w:drawing>
                <wp:inline distT="0" distB="0" distL="0" distR="0">
                  <wp:extent cx="3314700" cy="5657850"/>
                  <wp:effectExtent l="0" t="0" r="0" b="0"/>
                  <wp:docPr id="1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565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PEQ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12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 xml:space="preserve">Parametric Equaliser?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drawing>
                <wp:inline distT="0" distB="0" distL="0" distR="0">
                  <wp:extent cx="3352800" cy="4695825"/>
                  <wp:effectExtent l="0" t="0" r="0" b="0"/>
                  <wp:docPr id="12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BEAT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2</w:t>
            </w:r>
          </w:p>
        </w:tc>
        <w:tc>
          <w:tcPr>
            <w:tcW w:w="7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/>
            </w:pPr>
            <w:r>
              <w:rPr/>
              <w:t>Always “00”, “01”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orient="landscape" w:w="15840" w:h="12240"/>
      <w:pgMar w:left="1440" w:right="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oss.info/global/support/by_product/sl-2/updates_drivers/" TargetMode="External"/><Relationship Id="rId3" Type="http://schemas.openxmlformats.org/officeDocument/2006/relationships/hyperlink" Target="https://www.boss.info/global/support/by_product/sl-2/updates_drivers/" TargetMode="External"/><Relationship Id="rId4" Type="http://schemas.openxmlformats.org/officeDocument/2006/relationships/hyperlink" Target="https://www.boss.info/global/support/by_product/sl-2/updates_drivers/" TargetMode="External"/><Relationship Id="rId5" Type="http://schemas.openxmlformats.org/officeDocument/2006/relationships/hyperlink" Target="https://drive.google.com/file/d/1eS_InVvJDODqKqgTVF772JYwf1O6nTQq/view?usp=share_link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jsonmate.com/" TargetMode="External"/><Relationship Id="rId8" Type="http://schemas.openxmlformats.org/officeDocument/2006/relationships/hyperlink" Target="https://pypi.org/project/pysimplegui-exemaker/" TargetMode="External"/><Relationship Id="rId9" Type="http://schemas.openxmlformats.org/officeDocument/2006/relationships/hyperlink" Target="https://github.com/PySimpleGUI/PySimpleGUI/issues/1937" TargetMode="External"/><Relationship Id="rId10" Type="http://schemas.openxmlformats.org/officeDocument/2006/relationships/hyperlink" Target="https://www.pysimplegui.org/en/latest/call reference/" TargetMode="External"/><Relationship Id="rId11" Type="http://schemas.openxmlformats.org/officeDocument/2006/relationships/hyperlink" Target="https://jsonformatter.org/json-editor" TargetMode="External"/><Relationship Id="rId12" Type="http://schemas.openxmlformats.org/officeDocument/2006/relationships/hyperlink" Target="https://static.roland.com/assets/media/pdf/GT-1000_parameter_eng02_W.pdf" TargetMode="External"/><Relationship Id="rId13" Type="http://schemas.openxmlformats.org/officeDocument/2006/relationships/hyperlink" Target="https://static.roland.com/assets/media/pdf/MD-500_eng01_W.pdf" TargetMode="External"/><Relationship Id="rId14" Type="http://schemas.openxmlformats.org/officeDocument/2006/relationships/hyperlink" Target="https://www.rapidtables.com/convert/number/hex-to-ascii.html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LibreOffice/7.4.7.2$Linux_X86_64 LibreOffice_project/40$Build-2</Application>
  <AppVersion>15.0000</AppVersion>
  <Pages>20</Pages>
  <Words>898</Words>
  <Characters>4226</Characters>
  <CharactersWithSpaces>4946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2025-11-18T02:14:03Z</dcterms:modified>
  <cp:revision>2</cp:revision>
  <dc:subject/>
  <dc:title/>
</cp:coreProperties>
</file>